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ARTICLE I General</w:t>
      </w:r>
    </w:p>
    <w:p>
      <w:r>
        <w:t xml:space="preserve">Section 1.01 Purpose</w:t>
      </w:r>
    </w:p>
    <w:p>
      <w:ins w:id="1" w:author="Fixture" w:date="2026-01-01T00:00:00Z">
        <w:r>
          <w:t xml:space="preserve">(a) First obligation</w:t>
        </w:r>
      </w:ins>
    </w:p>
    <w:p>
      <w:r>
        <w:t xml:space="preserve">(i) First detail</w:t>
      </w:r>
    </w:p>
    <w:p>
      <w:r>
        <w:t xml:space="preserve">(ii) Second detail</w:t>
      </w:r>
    </w:p>
    <w:p>
      <w:r>
        <w:t xml:space="preserve">(b) Second obligation</w:t>
      </w:r>
    </w:p>
    <w:p>
      <w:r>
        <w:t xml:space="preserve">Section 1.02 See Sections 1.01 and 1.03.</w:t>
      </w:r>
    </w:p>
    <w:p>
      <w:r>
        <w:t xml:space="preserve">Section 1.03 Notices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

<file path=docProps/core.xml><?xml version="1.0" encoding="utf-8"?>
<cp:coreProperties xmlns:cp="http://schemas.openxmlformats.org/package/2006/metadata/core-properties"/>
</file>